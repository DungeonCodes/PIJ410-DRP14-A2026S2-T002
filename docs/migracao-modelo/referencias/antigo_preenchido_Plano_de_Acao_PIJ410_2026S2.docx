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600" w:lineRule="auto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PLANO DE AÇÃO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</w:r>
          </w:p>
        </w:tc>
      </w:tr>
      <w:tr>
        <w:trPr>
          <w:cantSplit w:val="0"/>
          <w:trHeight w:val="12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Ademário Silva Mascarenhas, 23210269</w:t>
            </w:r>
          </w:p>
          <w:p w:rsidR="00000000" w:rsidDel="00000000" w:rsidP="00000000" w:rsidRDefault="00000000" w:rsidRPr="00000000" w14:paraId="00000004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Alexsander da Silva Fernandes, 23225327</w:t>
            </w:r>
          </w:p>
          <w:p w:rsidR="00000000" w:rsidDel="00000000" w:rsidP="00000000" w:rsidRDefault="00000000" w:rsidRPr="00000000" w14:paraId="00000005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Lucas Baldoino Santos, 1707374</w:t>
            </w:r>
          </w:p>
          <w:p w:rsidR="00000000" w:rsidDel="00000000" w:rsidP="00000000" w:rsidRDefault="00000000" w:rsidRPr="00000000" w14:paraId="00000006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Marcos da Silva, 1906409</w:t>
            </w:r>
          </w:p>
          <w:p w:rsidR="00000000" w:rsidDel="00000000" w:rsidP="00000000" w:rsidRDefault="00000000" w:rsidRPr="00000000" w14:paraId="00000007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Michele Jeremias da Silva Santos, RA A INFORMAR</w:t>
            </w:r>
          </w:p>
          <w:p w:rsidR="00000000" w:rsidDel="00000000" w:rsidP="00000000" w:rsidRDefault="00000000" w:rsidRPr="00000000" w14:paraId="00000008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Rafael Gonçalves Martins, 1705632</w:t>
            </w:r>
          </w:p>
          <w:p w:rsidR="00000000" w:rsidDel="00000000" w:rsidP="00000000" w:rsidRDefault="00000000" w:rsidRPr="00000000" w14:paraId="00000009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Raul Kelmani Ribeiro França Junior, 23200936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Rodrigo Felipe Nunes de Vasconcelos, 23205582  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Layout w:type="fixed"/>
        <w:tblLook w:val="0400"/>
      </w:tblPr>
      <w:tblGrid>
        <w:gridCol w:w="2972"/>
        <w:gridCol w:w="6095"/>
        <w:tblGridChange w:id="0">
          <w:tblGrid>
            <w:gridCol w:w="2972"/>
            <w:gridCol w:w="6095"/>
          </w:tblGrid>
        </w:tblGridChange>
      </w:tblGrid>
      <w:tr>
        <w:trPr>
          <w:cantSplit w:val="0"/>
          <w:trHeight w:val="360.44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PIJ410-DRP14-A2026S2-T002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escolhido pelo grupo com base no tema norteador da Univesp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Análise de dados de investimentos em mídia digital para apoio à tomada de decisão em uma instituição de ensino, </w:t>
            </w:r>
            <w:del w:author="Letícia Vieira" w:id="0" w:date="2026-08-25T17:35:31Z">
              <w:r w:rsidDel="00000000" w:rsidR="00000000" w:rsidRPr="00000000">
                <w:rPr>
                  <w:rtl w:val="0"/>
                </w:rPr>
                <w:delText xml:space="preserve">utilizando dados históricos, algoritmos analíticos e modelos de inteligência artificial, com visualização dos resultados em interface web.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provisório do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Plataforma Analítica para Apoio à Tomada de Decisão em Investimentos de Mídia Digital no Contexto Educacional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Dados de investimento e desempenho de mídia digital encontram-se dispersos em diferentes fontes, dificultando a análise do retorno das campanhas e a tomada de decisão sobre a distribuição do orçamento de marketing.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commentRangeStart w:id="0"/>
            <w:r w:rsidDel="00000000" w:rsidR="00000000" w:rsidRPr="00000000">
              <w:rPr>
                <w:rtl w:val="0"/>
              </w:rPr>
              <w:t xml:space="preserve">Desenvolver uma </w:t>
            </w:r>
            <w:r w:rsidDel="00000000" w:rsidR="00000000" w:rsidRPr="00000000">
              <w:rPr>
                <w:rtl w:val="0"/>
              </w:rPr>
              <w:t xml:space="preserve">plataforma web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para consolidar e analisar dados de investimentos em mídia digital de uma instituição de ensino, utilizando métodos analíticos e recursos de inteligência artificial para apoiar a interpretação dos resultados e a tomada de decisão sobre a distribuição do orçamento de marketing.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Polo(s)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Aricanduva, São Rafael, Rosa da China, Jaçanã.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Orientador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Letícia Vieira Santos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Descreva o processo de escolha do local de realização do PI.</w:t>
      </w:r>
    </w:p>
    <w:p w:rsidR="00000000" w:rsidDel="00000000" w:rsidP="00000000" w:rsidRDefault="00000000" w:rsidRPr="00000000" w14:paraId="0000001F">
      <w:pPr>
        <w:spacing w:after="240" w:lineRule="auto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i w:val="1"/>
          <w:iCs w:val="1"/>
          <w:color w:val="7f7f7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29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grupo optou pela realização do Projeto Integrador em uma instituição de ensino parceira, à qual já havia possibilidade de acesso por meio de um dos integrantes. Não houve outra comunidade externa formalmente definida como alternativa nesta etapa. A escolha foi discutida pelo grupo considerando a existência de uma demanda real relacionada à análise de dados e aos investimentos em mídia digital, a possibilidade de contato direto com a direção e com a equipe de marketing e a viabilidade de realizar entrevistas, levantamento de necessidades, testes e validação da solução. Dessa forma, o grupo considerou que a instituição apresentava condições adequadas para o desenvolvimento do projeto, permitindo aplicar a metodologia proposta pela UNIVESP em um contexto real e obter posteriormente o retorno dos participantes sobre a solução desenvolvida.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 como foi a conversa com a comunidade externa que participará do projeto e que acolheu o grupo.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Style w:val="Table4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  <w:commentRangeStart w:id="1"/>
            <w:r w:rsidDel="00000000" w:rsidR="00000000" w:rsidRPr="00000000">
              <w:rPr>
                <w:rtl w:val="0"/>
              </w:rPr>
              <w:t xml:space="preserve"> primeiro contato do grupo com a comunidade externa ocorreu por meio de uma conversa com a gestora de marketing da instituição de ensino. Nesse momento, foi apresentada a necessidade de compreender melhor quanto deveria ser investido em tráfego pago e avaliar se os valores que vinham sendo destinados às campanhas eram adequados aos objetivos da instituição.</w:t>
            </w:r>
          </w:p>
          <w:p w:rsidR="00000000" w:rsidDel="00000000" w:rsidP="00000000" w:rsidRDefault="00000000" w:rsidRPr="00000000" w14:paraId="00000027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partir dessa demanda inicial, o grupo também conversou com a direção/mantenedora da instituição, com o objetivo de compreender quais informações e indicadores seriam mais relevantes para a gestão, tanto para a análise dos investimentos realizados quanto para o acompanhamento dos resultados ao longo do tempo.</w:t>
            </w:r>
          </w:p>
          <w:p w:rsidR="00000000" w:rsidDel="00000000" w:rsidP="00000000" w:rsidRDefault="00000000" w:rsidRPr="00000000" w14:paraId="00000028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Nesse primeiro contato, o grupo percebeu a necessidade de reunir e apresentar os dados de maneira mais clara e integrada, permitindo que a instituição acompanhasse os principais indicadores e tivesse maior suporte para tomar decisões relacionadas aos investimentos em mídia digital. A receptividade da equipe e o acesso aos profissionais diretamente envolvidos no processo demonstraram a viabilidade de desenvolver e posteriormente validar a solução junto à comunidade participante.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Descreva, a partir da conversa com a comunidade externa, quais problemas podem ser pesquisados e que se relacionam com o tema norteador definido pela Univesp.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ao menos um problema e sua relação com o tema norteador definido pela Univesp.</w:t>
      </w:r>
    </w:p>
    <w:tbl>
      <w:tblPr>
        <w:tblStyle w:val="Table5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partir das conversas com a gestora de marketing e com a direção/mantenedora da instituição, o grupo identificou como problema principal a dificuldade de avaliar se os valores investidos em tráfego pago são adequados aos objetivos da instituição e quais canais ou campanhas apresentam melhor desempenho.</w:t>
            </w:r>
          </w:p>
          <w:p w:rsidR="00000000" w:rsidDel="00000000" w:rsidP="00000000" w:rsidRDefault="00000000" w:rsidRPr="00000000" w14:paraId="0000002F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Também foi identificada a necessidade de reunir, organizar e acompanhar de forma integrada os dados de investimento, alcance, cliques, conversões e demais indicadores utilizados pela gestão, atualmente analisados em fontes distintas. Essa fragmentação dificulta a comparação dos resultados e a tomada de decisão sobre a distribuição do orçamento de marketing.</w:t>
            </w:r>
          </w:p>
          <w:p w:rsidR="00000000" w:rsidDel="00000000" w:rsidP="00000000" w:rsidRDefault="00000000" w:rsidRPr="00000000" w14:paraId="00000030">
            <w:pPr>
              <w:spacing w:after="240" w:before="240" w:line="288" w:lineRule="auto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O problema está diretamente relacionado ao tema norteador da Univesp, pois envolve a análise de um conjunto de dados existentes em escala, a aplicação de métodos analíticos para obtenção de informações relevantes e a preparação de uma interface para visualização e acompanhamento dos resultados. A partir dessa análise, o grupo pretende investigar formas de transformar os dados disponíveis em informações que auxiliem a instituição na tomada de decisões sobre seus investimentos em mídia digital.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8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Frente ao tema norteador e aos problemas levantados junto à comunidade externa, descreva qual o tema específico a ser trabalho pelo grupo no PI.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descreva o tema que será trabalhado no Projeto Integrador e sua relação com o tema norteador definido pela Univesp.</w:t>
      </w:r>
    </w:p>
    <w:tbl>
      <w:tblPr>
        <w:tblStyle w:val="Table6"/>
        <w:tblW w:w="85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1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O tema específico definido pelo grupo é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de dados de investimentos em mídia digital para apoio à tomada de decisão em uma instituição de ensino</w:t>
            </w:r>
            <w:r w:rsidDel="00000000" w:rsidR="00000000" w:rsidRPr="00000000">
              <w:rPr>
                <w:rtl w:val="0"/>
              </w:rPr>
              <w:t xml:space="preserve">. O projeto terá como foco a consolidação e análise de dados históricos relacionados às campanhas de tráfego pago, permitindo comparar investimentos, desempenho dos canais e principais indicadores utilizados pela gestão.</w:t>
            </w:r>
          </w:p>
          <w:p w:rsidR="00000000" w:rsidDel="00000000" w:rsidP="00000000" w:rsidRDefault="00000000" w:rsidRPr="00000000" w14:paraId="00000037">
            <w:pPr>
              <w:spacing w:after="240" w:before="24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 proposta relaciona-se diretamente ao tema norteador da Univesp, pois utiliza conjuntos de dados já existentes, métodos de análise de dados e recursos de inteligência artificial para auxiliar na interpretação dos resultados, além da construção de uma interface web para visualização das informações. Dessa forma, o grupo pretende transformar dados dispersos das campanhas digitais em informações organizadas e relevantes para apoiar a definição e o acompanhamento dos investimentos em mídia da instituição.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" w:lineRule="auto"/>
        <w:ind w:left="0" w:right="0" w:firstLine="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07" w:orient="portrait"/>
          <w:pgMar w:bottom="1134" w:top="1985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commentRangeStart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Plano de Ação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-64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7590" w:firstLine="0"/>
        <w:jc w:val="left"/>
        <w:rPr>
          <w:rFonts w:ascii="Trebuchet MS" w:cs="Trebuchet MS" w:eastAsia="Trebuchet MS" w:hAnsi="Trebuchet MS"/>
          <w:b w:val="0"/>
          <w:bCs w:val="0"/>
          <w:i w:val="1"/>
          <w:iCs w:val="1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Analisar a viabilidade técnica inicial da solução e possibilidades de implementação (10/08/2026 a 23/08/2026).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Analisar a viabilidade técnica inicial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Frente técnica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Organizar o cronograma inicial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Organizar os registros iniciais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Levantar critérios de avaliação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Realizar levantamento bibliográfico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Levantar contexto da comunidade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Identificar necessidades e requisitos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Levantar indicadores de investimento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10/08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0"/>
        <w:gridCol w:w="2805"/>
        <w:gridCol w:w="1590"/>
        <w:gridCol w:w="1410"/>
        <w:gridCol w:w="4455"/>
        <w:tblGridChange w:id="0">
          <w:tblGrid>
            <w:gridCol w:w="4380"/>
            <w:gridCol w:w="2805"/>
            <w:gridCol w:w="1590"/>
            <w:gridCol w:w="1410"/>
            <w:gridCol w:w="4455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  <w:t xml:space="preserve"> Planejar a arquitetura técnica e consolidar requisitos (24/08/2026 a 06/09/2026).</w:t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Planejar arquitetura técnica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Controlar prazos e entrega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01/09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pela entrega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Consolidar redação do Plano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31/08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Definir critérios de teste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Selecionar referências bibliográficas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Organizar informações da comunidade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Consolidar requisitos iniciais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Definir indicadores principais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24/08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06/09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Desenvolver o protótipo e iniciar o Relatório Parcial (07/09/2026 a 20/09/2026).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Desenvolver arquitetura Next.js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Acompanhar atividades e Relatório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Iniciar redação do Relatório Parcial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Preparar roteiro de testes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Desenvolver fundamentação teórica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Documentar empatia e definição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Formalizar requisitos funcionais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Estruturar metodologia de análise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20/09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commentRangeStart w:id="4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4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Evoluir o protótipo e entregar o Relatório Parcial (21/09/2026 a 04/10/2026).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Evoluir protótipo funcional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Acompanhar entrega do Relatório Parcial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30/09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pela entrega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Consolidar texto do Relatório Parcial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Executar testes internos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04/10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Revisar fundamentação e referências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Consolidar etapas de Design Thinking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29/09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Conferir aderência aos requisitos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04/10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Analisar indicadores e resultados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21/09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04/10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Resultados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Disponibilizar o protótipo para avaliação e coletar feedbacks (05/10/2026 a 18/10/2026).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Disponibilizar protótipo para avaliação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Acompanhar cronograma e pendências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Organizar resultados da validação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Aplicar testes e organizar feedback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Complementar pesquisa bibliográfica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Organizar contato com a comunidade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Verificar requisitos com usuários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Elaborar roteiro inicial do vídeo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Resultados e vídeo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commentRangeStart w:id="5"/>
            <w:r w:rsidDel="00000000" w:rsidR="00000000" w:rsidRPr="00000000">
              <w:rPr>
                <w:color w:val="222222"/>
                <w:rtl w:val="0"/>
              </w:rPr>
              <w:t xml:space="preserve">Ajustar protótipo após feedback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color w:val="222222"/>
                <w:rtl w:val="0"/>
              </w:rPr>
              <w:t xml:space="preserve"> e desenvolver o Relatório Final (19/10/2026 a 01/11/2026).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Implementar ajustes de feedback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Controlar checklist de entregas finais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Gestão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Desenvolver Relatório Final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Executar testes finais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Revisão final da fundamentação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Documentar retorno da comunidade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Verificar requisitos após ajustes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Coordenar roteiro e gravações do vídeo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19/10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01/11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Vídeo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2"/>
        <w:gridCol w:w="2832"/>
        <w:gridCol w:w="1557"/>
        <w:gridCol w:w="1417"/>
        <w:gridCol w:w="4460"/>
        <w:tblGridChange w:id="0">
          <w:tblGrid>
            <w:gridCol w:w="4382"/>
            <w:gridCol w:w="2832"/>
            <w:gridCol w:w="1557"/>
            <w:gridCol w:w="1417"/>
            <w:gridCol w:w="4460"/>
          </w:tblGrid>
        </w:tblGridChange>
      </w:tblGrid>
      <w:tr>
        <w:trPr>
          <w:cantSplit w:val="1"/>
          <w:trHeight w:val="15" w:hRule="atLeast"/>
          <w:tblHeader w:val="1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Quinzena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color w:val="222222"/>
                <w:rtl w:val="0"/>
              </w:rPr>
              <w:t xml:space="preserve">Finalizar protótipo e realizar entregas acadêmicas finais (02/11/2026 a 15/11/2026).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4" w:hRule="atLeast"/>
          <w:tblHeader w:val="1"/>
        </w:trPr>
        <w:tc>
          <w:tcPr>
            <w:tcBorders>
              <w:top w:color="000000" w:space="0" w:sz="4" w:val="single"/>
              <w:lef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finalização</w:t>
            </w:r>
          </w:p>
        </w:tc>
        <w:tc>
          <w:tcPr>
            <w:tcBorders>
              <w:top w:color="000000" w:space="0" w:sz="4" w:val="single"/>
              <w:right w:color="000000" w:space="0" w:sz="12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Finalizar protótipo e demonstração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Rafael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Desenvolvimento/demonstração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Conferir checklist e realizar entregas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06/11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Responsável pelas entregas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Revisar e finalizar Relatório Final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Michele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Escrita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Consolidar evidências de validação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Conferir referências e fundamentação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Revisar relato da comunidade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Alexsander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Conferência final de requisitos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Ademário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Finalização do vídeo de apresentação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Raul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02/11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Vídeo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1907" w:w="16840" w:orient="landscape"/>
      <w:pgMar w:bottom="1440" w:top="1440" w:left="1080" w:right="108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etícia Vieira" w:id="1" w:date="2026-08-25T17:42:51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tudo ocorreu nesse semestre? Se for de outro PI, vocês chegaram a apresentar alguma versão para as pessoas envolvidas?</w:t>
      </w:r>
    </w:p>
  </w:comment>
  <w:comment w:author="Letícia Vieira" w:id="5" w:date="2026-08-25T17:57:56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Quinzena 5, rever os objetivos e as tarefas</w:t>
      </w:r>
    </w:p>
  </w:comment>
  <w:comment w:author="Letícia Vieira" w:id="3" w:date="2026-08-25T17:51:43Z"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objetivos das quinzenas não são esses, verificar o modelo no AVA.</w:t>
      </w:r>
    </w:p>
  </w:comment>
  <w:comment w:author="Letícia Vieira" w:id="2" w:date="2026-08-25T17:45:32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Tema, além da análise e interface para visualização dos resultados, é solicitada a aprendizagem de máquina</w:t>
      </w:r>
    </w:p>
  </w:comment>
  <w:comment w:author="Letícia Vieira" w:id="0" w:date="2026-08-25T17:37:04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 III? PI IV: Desenvolver uma análise de dados</w:t>
      </w:r>
    </w:p>
  </w:comment>
  <w:comment w:author="Letícia Vieira" w:id="4" w:date="2026-08-25T17:56:35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o objetivo é: 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"Construir e apresentar a solução inicial (Relatório Parcial); coletar sugestões com a comunidade externa; entregar o Relatório " Portanto, deixar as tarefas mais associadas ao objetivo, como na tarefa do Aleksander, descrever especificamente que ele fará a validação do protótipo com a comunidade externa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Verdana"/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4"/>
      <w:tblW w:w="9060.0" w:type="dxa"/>
      <w:jc w:val="left"/>
      <w:tblLayout w:type="fixed"/>
      <w:tblLook w:val="0600"/>
    </w:tblPr>
    <w:tblGrid>
      <w:gridCol w:w="3020"/>
      <w:gridCol w:w="3020"/>
      <w:gridCol w:w="3020"/>
      <w:tblGridChange w:id="0">
        <w:tblGrid>
          <w:gridCol w:w="3020"/>
          <w:gridCol w:w="3020"/>
          <w:gridCol w:w="30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4670.0" w:type="dxa"/>
      <w:jc w:val="left"/>
      <w:tblLayout w:type="fixed"/>
      <w:tblLook w:val="0600"/>
    </w:tblPr>
    <w:tblGrid>
      <w:gridCol w:w="4890"/>
      <w:gridCol w:w="4890"/>
      <w:gridCol w:w="4890"/>
      <w:tblGridChange w:id="0">
        <w:tblGrid>
          <w:gridCol w:w="4890"/>
          <w:gridCol w:w="4890"/>
          <w:gridCol w:w="489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pBdr>
        <w:right w:color="d13239" w:space="4" w:sz="24" w:val="single"/>
      </w:pBdr>
      <w:spacing w:after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PROJETO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13971</wp:posOffset>
          </wp:positionH>
          <wp:positionV relativeFrom="paragraph">
            <wp:posOffset>-2539</wp:posOffset>
          </wp:positionV>
          <wp:extent cx="1057275" cy="369570"/>
          <wp:effectExtent b="0" l="0" r="0" t="0"/>
          <wp:wrapSquare wrapText="bothSides" distB="0" distT="0" distL="114300" distR="114300"/>
          <wp:docPr descr="Desenho de pessoa com texto branco sobre fundo preto&#10;&#10;Descrição gerada automaticamente com confiança média" id="1" name="image1.png"/>
          <a:graphic>
            <a:graphicData uri="http://schemas.openxmlformats.org/drawingml/2006/picture">
              <pic:pic>
                <pic:nvPicPr>
                  <pic:cNvPr descr="Desenho de pessoa com texto branco sobre fundo pret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3">
    <w:pPr>
      <w:pBdr>
        <w:right w:color="d13239" w:space="4" w:sz="24" w:val="single"/>
      </w:pBdr>
      <w:spacing w:after="0" w:line="240" w:lineRule="auto"/>
      <w:jc w:val="right"/>
      <w:rPr>
        <w:b w:val="1"/>
        <w:bCs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INTEGRADOR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57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